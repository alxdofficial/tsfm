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0F33B" w14:textId="77777777" w:rsidR="002C2657" w:rsidRDefault="002C2657" w:rsidP="002C2657">
      <w:r w:rsidRPr="002C2657">
        <w:t>We sincerely appreciate the reviewers' constructive feedback. The following are our responses to the major concerns.</w:t>
      </w:r>
    </w:p>
    <w:p w14:paraId="49A49D13" w14:textId="77777777" w:rsidR="00573B2B" w:rsidRDefault="00573B2B" w:rsidP="002C2657"/>
    <w:p w14:paraId="443A199F" w14:textId="7BB404D5" w:rsidR="00573B2B" w:rsidRPr="002C2657" w:rsidRDefault="00573B2B" w:rsidP="002C2657">
      <w:pPr>
        <w:rPr>
          <w:b/>
          <w:bCs/>
          <w:lang w:val="en-US"/>
        </w:rPr>
      </w:pPr>
      <w:r w:rsidRPr="00233239">
        <w:rPr>
          <w:rFonts w:hint="eastAsia"/>
          <w:b/>
          <w:bCs/>
        </w:rPr>
        <w:t>Key</w:t>
      </w:r>
      <w:r w:rsidRPr="00233239">
        <w:rPr>
          <w:b/>
          <w:bCs/>
          <w:lang w:val="en-US"/>
        </w:rPr>
        <w:t xml:space="preserve"> technical novelty and design</w:t>
      </w:r>
    </w:p>
    <w:p w14:paraId="7A4F8F90" w14:textId="5FA9F0BD" w:rsidR="002C2657" w:rsidRPr="002C2657" w:rsidRDefault="002C2657" w:rsidP="002C2657">
      <w:r w:rsidRPr="002C2657">
        <w:rPr>
          <w:b/>
          <w:bCs/>
        </w:rPr>
        <w:t>+ Novelty(Review#B/C/D):</w:t>
      </w:r>
      <w:r w:rsidR="00BB0BB6">
        <w:t xml:space="preserve"> </w:t>
      </w:r>
      <w:ins w:id="0" w:author="Xiaomin OUYANG" w:date="2026-06-09T21:29:00Z" w16du:dateUtc="2026-06-09T13:29:00Z">
        <w:r w:rsidR="001549CE">
          <w:t>F</w:t>
        </w:r>
      </w:ins>
      <w:ins w:id="1" w:author="Xiaomin OUYANG" w:date="2026-06-09T21:24:00Z" w16du:dateUtc="2026-06-09T13:24:00Z">
        <w:r w:rsidR="00A67424">
          <w:t xml:space="preserve">ollow </w:t>
        </w:r>
      </w:ins>
      <w:ins w:id="2" w:author="Xiaomin OUYANG" w:date="2026-06-09T21:29:00Z" w16du:dateUtc="2026-06-09T13:29:00Z">
        <w:r w:rsidR="001549CE">
          <w:t xml:space="preserve">standard </w:t>
        </w:r>
      </w:ins>
      <w:ins w:id="3" w:author="Xiaomin OUYANG" w:date="2026-06-09T21:34:00Z" w16du:dateUtc="2026-06-09T13:34:00Z">
        <w:r w:rsidR="007A455F">
          <w:t>foundation models</w:t>
        </w:r>
        <w:r w:rsidR="007A455F">
          <w:t xml:space="preserve"> </w:t>
        </w:r>
      </w:ins>
      <w:ins w:id="4" w:author="Xiaomin OUYANG" w:date="2026-06-09T21:24:00Z" w16du:dateUtc="2026-06-09T13:24:00Z">
        <w:r w:rsidR="00A67424">
          <w:t>training procedure</w:t>
        </w:r>
      </w:ins>
      <w:ins w:id="5" w:author="Xiaomin OUYANG" w:date="2026-06-09T21:30:00Z" w16du:dateUtc="2026-06-09T13:30:00Z">
        <w:r w:rsidR="001549CE">
          <w:t>s</w:t>
        </w:r>
      </w:ins>
      <w:ins w:id="6" w:author="Xiaomin OUYANG" w:date="2026-06-09T21:34:00Z" w16du:dateUtc="2026-06-09T13:34:00Z">
        <w:r w:rsidR="007A455F">
          <w:t>,</w:t>
        </w:r>
      </w:ins>
      <w:ins w:id="7" w:author="Xiaomin OUYANG" w:date="2026-06-09T21:24:00Z" w16du:dateUtc="2026-06-09T13:24:00Z">
        <w:r w:rsidR="00A67424">
          <w:t xml:space="preserve"> w</w:t>
        </w:r>
      </w:ins>
      <w:del w:id="8" w:author="Xiaomin OUYANG" w:date="2026-06-09T21:24:00Z" w16du:dateUtc="2026-06-09T13:24:00Z">
        <w:r w:rsidRPr="002C2657" w:rsidDel="00A67424">
          <w:delText>W</w:delText>
        </w:r>
      </w:del>
      <w:r w:rsidRPr="002C2657">
        <w:t xml:space="preserve">e </w:t>
      </w:r>
      <w:ins w:id="9" w:author="Xiaomin OUYANG" w:date="2026-06-09T21:24:00Z" w16du:dateUtc="2026-06-09T13:24:00Z">
        <w:r w:rsidR="00A67424">
          <w:t xml:space="preserve">need to </w:t>
        </w:r>
      </w:ins>
      <w:r w:rsidRPr="002C2657">
        <w:t>reuse established blocks (MAE, contrastive learning, SBERT)</w:t>
      </w:r>
      <w:ins w:id="10" w:author="Xiaomin OUYANG" w:date="2026-06-09T21:24:00Z" w16du:dateUtc="2026-06-09T13:24:00Z">
        <w:r w:rsidR="00A67424">
          <w:t>.</w:t>
        </w:r>
      </w:ins>
      <w:ins w:id="11" w:author="Xiaomin OUYANG" w:date="2026-06-09T21:34:00Z" w16du:dateUtc="2026-06-09T13:34:00Z">
        <w:r w:rsidR="00A24C71">
          <w:t xml:space="preserve"> </w:t>
        </w:r>
      </w:ins>
      <w:del w:id="12" w:author="Xiaomin OUYANG" w:date="2026-06-09T21:24:00Z" w16du:dateUtc="2026-06-09T13:24:00Z">
        <w:r w:rsidRPr="002C2657" w:rsidDel="00A67424">
          <w:delText>;</w:delText>
        </w:r>
      </w:del>
      <w:del w:id="13" w:author="Xiaomin OUYANG" w:date="2026-06-09T21:28:00Z" w16du:dateUtc="2026-06-09T13:28:00Z">
        <w:r w:rsidRPr="002C2657" w:rsidDel="00DF5B32">
          <w:delText xml:space="preserve"> </w:delText>
        </w:r>
        <w:r w:rsidRPr="002C2657" w:rsidDel="00A67424">
          <w:delText xml:space="preserve">the </w:delText>
        </w:r>
      </w:del>
      <w:ins w:id="14" w:author="Xiaomin OUYANG" w:date="2026-06-09T21:28:00Z" w16du:dateUtc="2026-06-09T13:28:00Z">
        <w:r w:rsidR="00DF5B32">
          <w:t>O</w:t>
        </w:r>
        <w:r w:rsidR="00A67424">
          <w:t>ur key</w:t>
        </w:r>
        <w:r w:rsidR="00A67424" w:rsidRPr="002C2657">
          <w:t xml:space="preserve"> </w:t>
        </w:r>
      </w:ins>
      <w:r w:rsidRPr="002C2657">
        <w:t xml:space="preserve">contribution is making </w:t>
      </w:r>
      <w:del w:id="15" w:author="Xiaomin OUYANG" w:date="2026-06-09T21:28:00Z" w16du:dateUtc="2026-06-09T13:28:00Z">
        <w:r w:rsidRPr="002C2657" w:rsidDel="00DF5B32">
          <w:delText xml:space="preserve">them </w:delText>
        </w:r>
      </w:del>
      <w:ins w:id="16" w:author="Xiaomin OUYANG" w:date="2026-06-09T21:34:00Z" w16du:dateUtc="2026-06-09T13:34:00Z">
        <w:r w:rsidR="00AF6048">
          <w:t>them</w:t>
        </w:r>
      </w:ins>
      <w:ins w:id="17" w:author="Xiaomin OUYANG" w:date="2026-06-09T21:28:00Z" w16du:dateUtc="2026-06-09T13:28:00Z">
        <w:r w:rsidR="00DF5B32" w:rsidRPr="002C2657">
          <w:t xml:space="preserve"> </w:t>
        </w:r>
      </w:ins>
      <w:r w:rsidRPr="002C2657">
        <w:t xml:space="preserve">work across </w:t>
      </w:r>
      <w:ins w:id="18" w:author="Xiaomin OUYANG" w:date="2026-06-09T21:28:00Z" w16du:dateUtc="2026-06-09T13:28:00Z">
        <w:r w:rsidR="00DF5B32">
          <w:t xml:space="preserve">sensing </w:t>
        </w:r>
      </w:ins>
      <w:r w:rsidRPr="002C2657">
        <w:t xml:space="preserve">heterogeneity </w:t>
      </w:r>
      <w:ins w:id="19" w:author="Xiaomin OUYANG" w:date="2026-06-09T21:31:00Z" w16du:dateUtc="2026-06-09T13:31:00Z">
        <w:r w:rsidR="004C7F11">
          <w:t>(</w:t>
        </w:r>
        <w:r w:rsidR="004C7F11" w:rsidRPr="002C2657">
          <w:t>varying sampling rates, channel counts, and placements</w:t>
        </w:r>
        <w:r w:rsidR="004C7F11">
          <w:t xml:space="preserve">) </w:t>
        </w:r>
      </w:ins>
      <w:r w:rsidRPr="002C2657">
        <w:t>and open-set</w:t>
      </w:r>
      <w:del w:id="20" w:author="Xiaomin OUYANG" w:date="2026-06-09T21:32:00Z" w16du:dateUtc="2026-06-09T13:32:00Z">
        <w:r w:rsidRPr="002C2657" w:rsidDel="004C7F11">
          <w:delText>. Heterogeneity means sensor data with varying sampling rates, channel counts, and placements. Open-set means a target dataset we never trained on whose labels we either don't know in advance or that only partly overlap ours</w:delText>
        </w:r>
      </w:del>
      <w:ins w:id="21" w:author="Xiaomin OUYANG" w:date="2026-06-09T21:32:00Z" w16du:dateUtc="2026-06-09T13:32:00Z">
        <w:r w:rsidR="004C7F11">
          <w:t xml:space="preserve"> recognition </w:t>
        </w:r>
      </w:ins>
      <w:ins w:id="22" w:author="Xiaomin OUYANG" w:date="2026-06-09T21:32:00Z">
        <w:r w:rsidR="004C7F11" w:rsidRPr="004C7F11">
          <w:t>(unseen datasets with unknown or partially overlapping labels)</w:t>
        </w:r>
      </w:ins>
      <w:r w:rsidRPr="002C2657">
        <w:t xml:space="preserve">. </w:t>
      </w:r>
      <w:ins w:id="23" w:author="Xiaomin OUYANG" w:date="2026-06-09T21:35:00Z">
        <w:r w:rsidR="00F93F44" w:rsidRPr="00F93F44">
          <w:t>Prior works focus mainly on sensor–language alignment; none handle both in a scalable, compatible way</w:t>
        </w:r>
      </w:ins>
      <w:del w:id="24" w:author="Xiaomin OUYANG" w:date="2026-06-09T21:31:00Z" w16du:dateUtc="2026-06-09T13:31:00Z">
        <w:r w:rsidRPr="002C2657" w:rsidDel="004C7F11">
          <w:delText xml:space="preserve">No prior work </w:delText>
        </w:r>
      </w:del>
      <w:del w:id="25" w:author="Xiaomin OUYANG" w:date="2026-06-09T21:35:00Z" w16du:dateUtc="2026-06-09T13:35:00Z">
        <w:r w:rsidRPr="002C2657" w:rsidDel="00F93F44">
          <w:delText xml:space="preserve">handles both </w:delText>
        </w:r>
      </w:del>
      <w:del w:id="26" w:author="Xiaomin OUYANG" w:date="2026-06-09T21:32:00Z" w16du:dateUtc="2026-06-09T13:32:00Z">
        <w:r w:rsidRPr="002C2657" w:rsidDel="009216AB">
          <w:delText xml:space="preserve">at once </w:delText>
        </w:r>
      </w:del>
      <w:del w:id="27" w:author="Xiaomin OUYANG" w:date="2026-06-09T21:35:00Z" w16du:dateUtc="2026-06-09T13:35:00Z">
        <w:r w:rsidRPr="002C2657" w:rsidDel="00F93F44">
          <w:delText>in a scalable, compatible way</w:delText>
        </w:r>
      </w:del>
      <w:r w:rsidRPr="002C2657">
        <w:t xml:space="preserve">, and </w:t>
      </w:r>
      <w:del w:id="28" w:author="Xiaomin OUYANG" w:date="2026-06-09T21:28:00Z" w16du:dateUtc="2026-06-09T13:28:00Z">
        <w:r w:rsidRPr="002C2657" w:rsidDel="0020482C">
          <w:delText xml:space="preserve">it </w:delText>
        </w:r>
      </w:del>
      <w:ins w:id="29" w:author="Xiaomin OUYANG" w:date="2026-06-09T21:28:00Z" w16du:dateUtc="2026-06-09T13:28:00Z">
        <w:r w:rsidR="0020482C">
          <w:t>HALO</w:t>
        </w:r>
        <w:r w:rsidR="0020482C" w:rsidRPr="002C2657">
          <w:t xml:space="preserve"> </w:t>
        </w:r>
      </w:ins>
      <w:r w:rsidRPr="002C2657">
        <w:t xml:space="preserve">wins: </w:t>
      </w:r>
      <w:ins w:id="30" w:author="Xiaomin OUYANG" w:date="2026-06-09T21:32:00Z" w16du:dateUtc="2026-06-09T13:32:00Z">
        <w:r w:rsidR="009C3974">
          <w:t>e.</w:t>
        </w:r>
      </w:ins>
      <w:ins w:id="31" w:author="Xiaomin OUYANG" w:date="2026-06-09T21:33:00Z" w16du:dateUtc="2026-06-09T13:33:00Z">
        <w:r w:rsidR="009C3974">
          <w:t>g</w:t>
        </w:r>
      </w:ins>
      <w:ins w:id="32" w:author="Xiaomin OUYANG" w:date="2026-06-09T21:35:00Z" w16du:dateUtc="2026-06-09T13:35:00Z">
        <w:r w:rsidR="00D56605">
          <w:t>.</w:t>
        </w:r>
      </w:ins>
      <w:ins w:id="33" w:author="Xiaomin OUYANG" w:date="2026-06-09T21:32:00Z" w16du:dateUtc="2026-06-09T13:32:00Z">
        <w:r w:rsidR="009C3974">
          <w:t xml:space="preserve">, </w:t>
        </w:r>
      </w:ins>
      <w:r w:rsidRPr="002C2657">
        <w:t xml:space="preserve">removing </w:t>
      </w:r>
      <w:ins w:id="34" w:author="Xiaomin OUYANG" w:date="2026-06-09T21:33:00Z" w16du:dateUtc="2026-06-09T13:33:00Z">
        <w:r w:rsidR="009C3974">
          <w:t xml:space="preserve">the </w:t>
        </w:r>
      </w:ins>
      <w:r w:rsidRPr="002C2657">
        <w:t xml:space="preserve">channel-text conditioning </w:t>
      </w:r>
      <w:ins w:id="35" w:author="Xiaomin OUYANG" w:date="2026-06-09T21:33:00Z" w16du:dateUtc="2026-06-09T13:33:00Z">
        <w:r w:rsidR="009C3974">
          <w:t xml:space="preserve">design </w:t>
        </w:r>
      </w:ins>
      <w:r w:rsidRPr="002C2657">
        <w:t xml:space="preserve">costs </w:t>
      </w:r>
      <w:commentRangeStart w:id="36"/>
      <w:r w:rsidRPr="002C2657">
        <w:t>19.6 pp ZS-O</w:t>
      </w:r>
      <w:commentRangeEnd w:id="36"/>
      <w:r w:rsidR="00096E7D">
        <w:rPr>
          <w:rStyle w:val="CommentReference"/>
        </w:rPr>
        <w:commentReference w:id="36"/>
      </w:r>
      <w:r w:rsidRPr="002C2657">
        <w:t>, the largest ablation drop (Table#6), and HALO leads on all 8 metrics.</w:t>
      </w:r>
    </w:p>
    <w:p w14:paraId="709630AB" w14:textId="796AC4CB" w:rsidR="002C2657" w:rsidDel="006360C1" w:rsidRDefault="002C2657" w:rsidP="004F2E81">
      <w:pPr>
        <w:rPr>
          <w:del w:id="37" w:author="Xiaomin OUYANG" w:date="2026-06-09T21:41:00Z" w16du:dateUtc="2026-06-09T13:41:00Z"/>
        </w:rPr>
      </w:pPr>
      <w:r w:rsidRPr="002C2657">
        <w:rPr>
          <w:b/>
          <w:bCs/>
        </w:rPr>
        <w:t xml:space="preserve">+ </w:t>
      </w:r>
      <w:del w:id="38" w:author="Xiaomin OUYANG" w:date="2026-06-09T21:37:00Z" w16du:dateUtc="2026-06-09T13:37:00Z">
        <w:r w:rsidRPr="002C2657" w:rsidDel="00F50695">
          <w:rPr>
            <w:b/>
            <w:bCs/>
          </w:rPr>
          <w:delText>What does</w:delText>
        </w:r>
      </w:del>
      <w:ins w:id="39" w:author="Xiaomin OUYANG" w:date="2026-06-09T21:37:00Z" w16du:dateUtc="2026-06-09T13:37:00Z">
        <w:r w:rsidR="00F50695">
          <w:rPr>
            <w:b/>
            <w:bCs/>
          </w:rPr>
          <w:t>Why</w:t>
        </w:r>
      </w:ins>
      <w:r w:rsidRPr="002C2657">
        <w:rPr>
          <w:b/>
          <w:bCs/>
        </w:rPr>
        <w:t xml:space="preserve"> </w:t>
      </w:r>
      <w:del w:id="40" w:author="Xiaomin OUYANG" w:date="2026-06-09T21:37:00Z" w16du:dateUtc="2026-06-09T13:37:00Z">
        <w:r w:rsidRPr="002C2657" w:rsidDel="00F50695">
          <w:rPr>
            <w:b/>
            <w:bCs/>
          </w:rPr>
          <w:delText xml:space="preserve">solving </w:delText>
        </w:r>
      </w:del>
      <w:ins w:id="41" w:author="Xiaomin OUYANG" w:date="2026-06-09T21:37:00Z" w16du:dateUtc="2026-06-09T13:37:00Z">
        <w:r w:rsidR="00F50695">
          <w:rPr>
            <w:b/>
            <w:bCs/>
          </w:rPr>
          <w:t xml:space="preserve">joint handling </w:t>
        </w:r>
        <w:r w:rsidR="004F5451">
          <w:rPr>
            <w:b/>
            <w:bCs/>
          </w:rPr>
          <w:t>sen</w:t>
        </w:r>
      </w:ins>
      <w:ins w:id="42" w:author="Xiaomin OUYANG" w:date="2026-06-09T21:38:00Z" w16du:dateUtc="2026-06-09T13:38:00Z">
        <w:r w:rsidR="00A71A32">
          <w:rPr>
            <w:b/>
            <w:bCs/>
          </w:rPr>
          <w:t>s</w:t>
        </w:r>
      </w:ins>
      <w:ins w:id="43" w:author="Xiaomin OUYANG" w:date="2026-06-09T21:37:00Z" w16du:dateUtc="2026-06-09T13:37:00Z">
        <w:r w:rsidR="004F5451">
          <w:rPr>
            <w:b/>
            <w:bCs/>
          </w:rPr>
          <w:t>ing</w:t>
        </w:r>
        <w:r w:rsidR="00F50695" w:rsidRPr="002C2657">
          <w:rPr>
            <w:b/>
            <w:bCs/>
          </w:rPr>
          <w:t xml:space="preserve"> </w:t>
        </w:r>
      </w:ins>
      <w:r w:rsidRPr="002C2657">
        <w:rPr>
          <w:b/>
          <w:bCs/>
        </w:rPr>
        <w:t>heterogeneity and open-set</w:t>
      </w:r>
      <w:del w:id="44" w:author="Xiaomin OUYANG" w:date="2026-06-09T21:44:00Z" w16du:dateUtc="2026-06-09T13:44:00Z">
        <w:r w:rsidRPr="002C2657" w:rsidDel="00F63665">
          <w:rPr>
            <w:b/>
            <w:bCs/>
          </w:rPr>
          <w:delText xml:space="preserve"> together</w:delText>
        </w:r>
      </w:del>
      <w:del w:id="45" w:author="Xiaomin OUYANG" w:date="2026-06-09T21:37:00Z" w16du:dateUtc="2026-06-09T13:37:00Z">
        <w:r w:rsidRPr="002C2657" w:rsidDel="00F50695">
          <w:rPr>
            <w:b/>
            <w:bCs/>
          </w:rPr>
          <w:delText xml:space="preserve"> reveal</w:delText>
        </w:r>
      </w:del>
      <w:r w:rsidRPr="002C2657">
        <w:rPr>
          <w:b/>
          <w:bCs/>
        </w:rPr>
        <w:t>?(Review#D):</w:t>
      </w:r>
      <w:ins w:id="46" w:author="Xiaomin OUYANG" w:date="2026-06-09T21:38:00Z" w16du:dateUtc="2026-06-09T13:38:00Z">
        <w:r w:rsidR="006360C1">
          <w:rPr>
            <w:b/>
            <w:bCs/>
          </w:rPr>
          <w:t xml:space="preserve"> </w:t>
        </w:r>
      </w:ins>
      <w:del w:id="47" w:author="Xiaomin OUYANG" w:date="2026-06-09T21:38:00Z" w16du:dateUtc="2026-06-09T13:38:00Z">
        <w:r w:rsidRPr="002C2657" w:rsidDel="006360C1">
          <w:delText>Language is the natural space for both. Channel descriptions tell the model why channels from different datasets differ; open-set labels already live in language. Language is at once the fix for sensor heterogeneity and the source of label variation, so we align everything to it end-to-end.</w:delText>
        </w:r>
      </w:del>
      <w:ins w:id="48" w:author="Xiaomin OUYANG" w:date="2026-06-09T21:41:00Z" w16du:dateUtc="2026-06-09T13:41:00Z">
        <w:r w:rsidR="006360C1" w:rsidRPr="006360C1">
          <w:rPr>
            <w:rFonts w:ascii="Segoe UI" w:hAnsi="Segoe UI" w:cs="Segoe UI"/>
            <w:color w:val="0F1115"/>
            <w:shd w:val="clear" w:color="auto" w:fill="FFFFFF"/>
          </w:rPr>
          <w:t xml:space="preserve"> </w:t>
        </w:r>
      </w:ins>
      <w:ins w:id="49" w:author="Xiaomin OUYANG" w:date="2026-06-09T21:41:00Z">
        <w:r w:rsidR="006360C1" w:rsidRPr="006360C1">
          <w:t>These are the two most critical challenges in IMU foundation models—addressing them is essential for practical deployment</w:t>
        </w:r>
      </w:ins>
      <w:ins w:id="50" w:author="Xiaomin OUYANG" w:date="2026-06-09T21:40:00Z" w16du:dateUtc="2026-06-09T13:40:00Z">
        <w:r w:rsidR="006360C1">
          <w:t xml:space="preserve">. </w:t>
        </w:r>
      </w:ins>
      <w:ins w:id="51" w:author="Xiaomin OUYANG" w:date="2026-06-09T21:41:00Z">
        <w:r w:rsidR="006360C1" w:rsidRPr="006360C1">
          <w:t>We address them not via joint optimization but through a coherent, end-to-end design for better performance.</w:t>
        </w:r>
      </w:ins>
    </w:p>
    <w:p w14:paraId="1DE97025" w14:textId="77777777" w:rsidR="006360C1" w:rsidRDefault="006360C1" w:rsidP="002C2657">
      <w:pPr>
        <w:rPr>
          <w:ins w:id="52" w:author="Xiaomin OUYANG" w:date="2026-06-09T21:41:00Z" w16du:dateUtc="2026-06-09T13:41:00Z"/>
        </w:rPr>
      </w:pPr>
    </w:p>
    <w:p w14:paraId="01C2688A" w14:textId="583C9436" w:rsidR="004F2E81" w:rsidRPr="002C2657" w:rsidRDefault="004F2E81" w:rsidP="004F2E81">
      <w:r w:rsidRPr="002C2657">
        <w:rPr>
          <w:b/>
          <w:bCs/>
        </w:rPr>
        <w:t>+ Does HALO's lead just come from richer inputs (native rate, more</w:t>
      </w:r>
      <w:r>
        <w:rPr>
          <w:rFonts w:hint="eastAsia"/>
          <w:b/>
          <w:bCs/>
        </w:rPr>
        <w:t xml:space="preserve"> </w:t>
      </w:r>
      <w:r w:rsidRPr="002C2657">
        <w:rPr>
          <w:b/>
          <w:bCs/>
        </w:rPr>
        <w:t>channels)?(Review#C/E):</w:t>
      </w:r>
      <w:r w:rsidR="00B70F84">
        <w:t xml:space="preserve"> </w:t>
      </w:r>
      <w:r w:rsidRPr="002C2657">
        <w:t xml:space="preserve">No. In </w:t>
      </w:r>
      <w:del w:id="53" w:author="Xiaomin OUYANG" w:date="2026-06-09T21:42:00Z" w16du:dateUtc="2026-06-09T13:42:00Z">
        <w:r w:rsidRPr="002C2657" w:rsidDel="00C7696A">
          <w:delText xml:space="preserve">an </w:delText>
        </w:r>
      </w:del>
      <w:ins w:id="54" w:author="Xiaomin OUYANG" w:date="2026-06-09T21:42:00Z" w16du:dateUtc="2026-06-09T13:42:00Z">
        <w:r w:rsidR="00C7696A">
          <w:t>the</w:t>
        </w:r>
        <w:r w:rsidR="00C7696A" w:rsidRPr="002C2657">
          <w:t xml:space="preserve"> </w:t>
        </w:r>
      </w:ins>
      <w:r w:rsidRPr="002C2657">
        <w:t>ablation</w:t>
      </w:r>
      <w:ins w:id="55" w:author="Xiaomin OUYANG" w:date="2026-06-09T21:42:00Z" w16du:dateUtc="2026-06-09T13:42:00Z">
        <w:r w:rsidR="00C7696A">
          <w:t xml:space="preserve"> </w:t>
        </w:r>
        <w:r w:rsidR="00B07F1F">
          <w:t xml:space="preserve">study </w:t>
        </w:r>
        <w:r w:rsidR="00C7696A" w:rsidRPr="002C2657">
          <w:t xml:space="preserve">(Table#7), </w:t>
        </w:r>
      </w:ins>
      <w:r w:rsidRPr="002C2657">
        <w:t xml:space="preserve"> we force HALO to </w:t>
      </w:r>
      <w:ins w:id="56" w:author="Xiaomin OUYANG" w:date="2026-06-09T21:43:00Z" w16du:dateUtc="2026-06-09T13:43:00Z">
        <w:r w:rsidR="00B07F1F">
          <w:t xml:space="preserve">use </w:t>
        </w:r>
        <w:r w:rsidR="00B07F1F" w:rsidRPr="002C2657">
          <w:t>the baselines' own setup</w:t>
        </w:r>
        <w:r w:rsidR="00B07F1F">
          <w:t>-</w:t>
        </w:r>
      </w:ins>
      <w:r w:rsidRPr="002C2657">
        <w:t xml:space="preserve">20 Hz, six channels, and generic </w:t>
      </w:r>
      <w:del w:id="57" w:author="Xiaomin OUYANG" w:date="2026-06-09T21:43:00Z" w16du:dateUtc="2026-06-09T13:43:00Z">
        <w:r w:rsidRPr="002C2657" w:rsidDel="00FC4D54">
          <w:delText>descriptions — the baselines' own setup —</w:delText>
        </w:r>
      </w:del>
      <w:ins w:id="58" w:author="Xiaomin OUYANG" w:date="2026-06-09T21:43:00Z" w16du:dateUtc="2026-06-09T13:43:00Z">
        <w:r w:rsidR="002A6F55">
          <w:t>-</w:t>
        </w:r>
      </w:ins>
      <w:del w:id="59" w:author="Xiaomin OUYANG" w:date="2026-06-09T21:43:00Z" w16du:dateUtc="2026-06-09T13:43:00Z">
        <w:r w:rsidRPr="002C2657" w:rsidDel="00FC4D54">
          <w:delText xml:space="preserve"> </w:delText>
        </w:r>
      </w:del>
      <w:r w:rsidRPr="002C2657">
        <w:t xml:space="preserve">and it still leads </w:t>
      </w:r>
      <w:del w:id="60" w:author="Xiaomin OUYANG" w:date="2026-06-09T21:43:00Z" w16du:dateUtc="2026-06-09T13:43:00Z">
        <w:r w:rsidRPr="002C2657" w:rsidDel="005D44A5">
          <w:delText xml:space="preserve">on </w:delText>
        </w:r>
      </w:del>
      <w:ins w:id="61" w:author="Xiaomin OUYANG" w:date="2026-06-09T21:43:00Z" w16du:dateUtc="2026-06-09T13:43:00Z">
        <w:r w:rsidR="005D44A5">
          <w:t>in</w:t>
        </w:r>
        <w:r w:rsidR="005D44A5" w:rsidRPr="002C2657">
          <w:t xml:space="preserve"> </w:t>
        </w:r>
      </w:ins>
      <w:r w:rsidRPr="002C2657">
        <w:t xml:space="preserve">3 </w:t>
      </w:r>
      <w:ins w:id="62" w:author="Xiaomin OUYANG" w:date="2026-06-09T21:43:00Z" w16du:dateUtc="2026-06-09T13:43:00Z">
        <w:r w:rsidR="005D44A5">
          <w:t xml:space="preserve">out </w:t>
        </w:r>
      </w:ins>
      <w:r w:rsidRPr="002C2657">
        <w:t>of 4 settings</w:t>
      </w:r>
      <w:ins w:id="63" w:author="Xiaomin OUYANG" w:date="2026-06-09T21:43:00Z" w16du:dateUtc="2026-06-09T13:43:00Z">
        <w:r w:rsidR="00AE0644">
          <w:t>.</w:t>
        </w:r>
      </w:ins>
      <w:r w:rsidRPr="002C2657">
        <w:t xml:space="preserve"> </w:t>
      </w:r>
      <w:del w:id="64" w:author="Xiaomin OUYANG" w:date="2026-06-09T21:42:00Z" w16du:dateUtc="2026-06-09T13:42:00Z">
        <w:r w:rsidRPr="002C2657" w:rsidDel="00C7696A">
          <w:delText xml:space="preserve">(Table#7), </w:delText>
        </w:r>
      </w:del>
      <w:ins w:id="65" w:author="Xiaomin OUYANG" w:date="2026-06-09T21:43:00Z" w16du:dateUtc="2026-06-09T13:43:00Z">
        <w:r w:rsidR="00AE0644" w:rsidRPr="00AE0644">
          <w:t xml:space="preserve">Thus, the gain comes from the </w:t>
        </w:r>
        <w:commentRangeStart w:id="66"/>
        <w:r w:rsidR="00AE0644" w:rsidRPr="00AE0644">
          <w:t>architecture</w:t>
        </w:r>
        <w:r w:rsidR="003B23EB">
          <w:t xml:space="preserve"> design</w:t>
        </w:r>
      </w:ins>
      <w:commentRangeEnd w:id="66"/>
      <w:ins w:id="67" w:author="Xiaomin OUYANG" w:date="2026-06-09T21:44:00Z" w16du:dateUtc="2026-06-09T13:44:00Z">
        <w:r w:rsidR="00F20851">
          <w:rPr>
            <w:rStyle w:val="CommentReference"/>
          </w:rPr>
          <w:commentReference w:id="66"/>
        </w:r>
      </w:ins>
      <w:ins w:id="68" w:author="Xiaomin OUYANG" w:date="2026-06-09T21:43:00Z" w16du:dateUtc="2026-06-09T13:43:00Z">
        <w:r w:rsidR="00AE0644" w:rsidRPr="00AE0644">
          <w:t>, not the inputs.</w:t>
        </w:r>
      </w:ins>
      <w:del w:id="69" w:author="Xiaomin OUYANG" w:date="2026-06-09T21:43:00Z" w16du:dateUtc="2026-06-09T13:43:00Z">
        <w:r w:rsidRPr="002C2657" w:rsidDel="00AE0644">
          <w:delText>so the gain is the architecture, not the inputs.</w:delText>
        </w:r>
      </w:del>
    </w:p>
    <w:p w14:paraId="1A9758DF" w14:textId="77777777" w:rsidR="002D0E8F" w:rsidRDefault="002D0E8F" w:rsidP="002C2657"/>
    <w:p w14:paraId="6D469E20" w14:textId="5A1943FB" w:rsidR="004F2E81" w:rsidRPr="000B673E" w:rsidRDefault="00734DA4" w:rsidP="002C2657">
      <w:pPr>
        <w:rPr>
          <w:b/>
          <w:bCs/>
        </w:rPr>
      </w:pPr>
      <w:del w:id="70" w:author="Xiaomin OUYANG" w:date="2026-06-09T22:31:00Z" w16du:dateUtc="2026-06-09T14:31:00Z">
        <w:r w:rsidRPr="000B673E" w:rsidDel="003324E4">
          <w:rPr>
            <w:b/>
            <w:bCs/>
          </w:rPr>
          <w:delText>Claim about</w:delText>
        </w:r>
      </w:del>
      <w:ins w:id="71" w:author="Xiaomin OUYANG" w:date="2026-06-09T22:31:00Z" w16du:dateUtc="2026-06-09T14:31:00Z">
        <w:r w:rsidR="003324E4">
          <w:rPr>
            <w:b/>
            <w:bCs/>
          </w:rPr>
          <w:t>HALO as</w:t>
        </w:r>
      </w:ins>
      <w:r w:rsidRPr="000B673E">
        <w:rPr>
          <w:b/>
          <w:bCs/>
        </w:rPr>
        <w:t xml:space="preserve"> foundation model</w:t>
      </w:r>
      <w:ins w:id="72" w:author="Xiaomin OUYANG" w:date="2026-06-09T22:31:00Z" w16du:dateUtc="2026-06-09T14:31:00Z">
        <w:r w:rsidR="003324E4">
          <w:rPr>
            <w:b/>
            <w:bCs/>
          </w:rPr>
          <w:t>s</w:t>
        </w:r>
      </w:ins>
    </w:p>
    <w:p w14:paraId="32E8EC7C" w14:textId="25B27BDC" w:rsidR="002D0E8F" w:rsidRPr="002C2657" w:rsidDel="00DB3A99" w:rsidRDefault="002D0E8F" w:rsidP="002D0E8F">
      <w:pPr>
        <w:rPr>
          <w:del w:id="73" w:author="Xiaomin OUYANG" w:date="2026-06-09T22:28:00Z" w16du:dateUtc="2026-06-09T14:28:00Z"/>
        </w:rPr>
      </w:pPr>
      <w:r w:rsidRPr="002C2657">
        <w:rPr>
          <w:b/>
          <w:bCs/>
        </w:rPr>
        <w:t>+ Is HALO really a foundation model?(Review#C):</w:t>
      </w:r>
      <w:ins w:id="74" w:author="Xiaomin OUYANG" w:date="2026-06-09T22:28:00Z" w16du:dateUtc="2026-06-09T14:28:00Z">
        <w:r w:rsidR="00DB3A99">
          <w:t xml:space="preserve"> </w:t>
        </w:r>
      </w:ins>
    </w:p>
    <w:p w14:paraId="1BC6C10E" w14:textId="30CE76C1" w:rsidR="002D0E8F" w:rsidRPr="002C2657" w:rsidRDefault="002D0E8F" w:rsidP="002C2657">
      <w:del w:id="75" w:author="Xiaomin OUYANG" w:date="2026-06-09T22:28:00Z" w16du:dateUtc="2026-06-09T14:28:00Z">
        <w:r w:rsidRPr="002C2657" w:rsidDel="00DB3A99">
          <w:delText xml:space="preserve">− </w:delText>
        </w:r>
      </w:del>
      <w:ins w:id="76" w:author="Xiaomin OUYANG" w:date="2026-06-09T22:28:00Z" w16du:dateUtc="2026-06-09T14:28:00Z">
        <w:r w:rsidR="00825793" w:rsidRPr="00825793">
          <w:t>Yes. A foundation model is any model trained on broad data (typically using self-supervised learning) to produce general embeddings that can be adapted out-of-the-box for downstream tasks. HALO is trained on [xx] IMU datasets and performs best on [xx] new test datasets.</w:t>
        </w:r>
      </w:ins>
      <w:del w:id="77" w:author="Xiaomin OUYANG" w:date="2026-06-09T22:25:00Z" w16du:dateUtc="2026-06-09T14:25:00Z">
        <w:r w:rsidRPr="002C2657" w:rsidDel="00BC1BAF">
          <w:delText xml:space="preserve">Yes, </w:delText>
        </w:r>
      </w:del>
      <w:del w:id="78" w:author="Xiaomin OUYANG" w:date="2026-06-09T22:24:00Z" w16du:dateUtc="2026-06-09T14:24:00Z">
        <w:r w:rsidRPr="002C2657" w:rsidDel="00BC1BAF">
          <w:delText>in a domain-specific sense: one IMU model trained on diverse data so it gives general embeddings that work out-of-the-box for downstream tasks like classification, and others can keep training on it. No prior IMU model does this</w:delText>
        </w:r>
      </w:del>
      <w:del w:id="79" w:author="Xiaomin OUYANG" w:date="2026-06-09T22:25:00Z" w16du:dateUtc="2026-06-09T14:25:00Z">
        <w:r w:rsidRPr="002C2657" w:rsidDel="00BC1BAF">
          <w:delText>.</w:delText>
        </w:r>
      </w:del>
    </w:p>
    <w:p w14:paraId="074B8598" w14:textId="4FCEA511" w:rsidR="002C2657" w:rsidRPr="002C2657" w:rsidDel="002C3B91" w:rsidRDefault="002C2657" w:rsidP="002C2657">
      <w:pPr>
        <w:rPr>
          <w:del w:id="80" w:author="Xiaomin OUYANG" w:date="2026-06-09T22:30:00Z" w16du:dateUtc="2026-06-09T14:30:00Z"/>
        </w:rPr>
      </w:pPr>
      <w:r w:rsidRPr="002C2657">
        <w:rPr>
          <w:b/>
          <w:bCs/>
        </w:rPr>
        <w:t xml:space="preserve">+ Why </w:t>
      </w:r>
      <w:del w:id="81" w:author="Xiaomin OUYANG" w:date="2026-06-09T22:25:00Z" w16du:dateUtc="2026-06-09T14:25:00Z">
        <w:r w:rsidRPr="002C2657" w:rsidDel="00BC2553">
          <w:rPr>
            <w:b/>
            <w:bCs/>
          </w:rPr>
          <w:delText>a foundation model if it</w:delText>
        </w:r>
      </w:del>
      <w:ins w:id="82" w:author="Xiaomin OUYANG" w:date="2026-06-09T22:25:00Z" w16du:dateUtc="2026-06-09T14:25:00Z">
        <w:r w:rsidR="00BC2553">
          <w:rPr>
            <w:b/>
            <w:bCs/>
          </w:rPr>
          <w:t>HALO</w:t>
        </w:r>
      </w:ins>
      <w:r w:rsidRPr="002C2657">
        <w:rPr>
          <w:b/>
          <w:bCs/>
        </w:rPr>
        <w:t xml:space="preserve"> </w:t>
      </w:r>
      <w:del w:id="83" w:author="Xiaomin OUYANG" w:date="2026-06-09T22:26:00Z" w16du:dateUtc="2026-06-09T14:26:00Z">
        <w:r w:rsidRPr="002C2657" w:rsidDel="00BC2553">
          <w:rPr>
            <w:b/>
            <w:bCs/>
          </w:rPr>
          <w:delText xml:space="preserve">fails </w:delText>
        </w:r>
      </w:del>
      <w:ins w:id="84" w:author="Xiaomin OUYANG" w:date="2026-06-09T22:26:00Z" w16du:dateUtc="2026-06-09T14:26:00Z">
        <w:r w:rsidR="00BC2553">
          <w:rPr>
            <w:b/>
            <w:bCs/>
          </w:rPr>
          <w:t xml:space="preserve">performs </w:t>
        </w:r>
      </w:ins>
      <w:ins w:id="85" w:author="Xiaomin OUYANG" w:date="2026-06-09T22:28:00Z">
        <w:r w:rsidR="00D719FD" w:rsidRPr="00D719FD">
          <w:rPr>
            <w:b/>
            <w:bCs/>
          </w:rPr>
          <w:t>poorly</w:t>
        </w:r>
      </w:ins>
      <w:ins w:id="86" w:author="Xiaomin OUYANG" w:date="2026-06-09T22:28:00Z" w16du:dateUtc="2026-06-09T14:28:00Z">
        <w:r w:rsidR="00D719FD">
          <w:rPr>
            <w:b/>
            <w:bCs/>
          </w:rPr>
          <w:t xml:space="preserve"> </w:t>
        </w:r>
      </w:ins>
      <w:r w:rsidRPr="002C2657">
        <w:rPr>
          <w:b/>
          <w:bCs/>
        </w:rPr>
        <w:t>zero-shot on HARTH/VTT-ConIoT?(Review#A/C/D):</w:t>
      </w:r>
      <w:ins w:id="87" w:author="Xiaomin OUYANG" w:date="2026-06-09T22:30:00Z" w16du:dateUtc="2026-06-09T14:30:00Z">
        <w:r w:rsidR="002C3B91">
          <w:t xml:space="preserve"> </w:t>
        </w:r>
      </w:ins>
    </w:p>
    <w:p w14:paraId="7750BD01" w14:textId="26DAD8E2" w:rsidR="002C2657" w:rsidRDefault="002C2657" w:rsidP="002C2657">
      <w:del w:id="88" w:author="Xiaomin OUYANG" w:date="2026-06-09T22:30:00Z" w16du:dateUtc="2026-06-09T14:30:00Z">
        <w:r w:rsidRPr="002C2657" w:rsidDel="002C3B91">
          <w:delText xml:space="preserve">− </w:delText>
        </w:r>
      </w:del>
      <w:r w:rsidRPr="002C2657">
        <w:t xml:space="preserve">A foundation model is expected to handle recombinations and shifts of familiar activities, not entirely </w:t>
      </w:r>
      <w:del w:id="89" w:author="Xiaomin OUYANG" w:date="2026-06-09T22:29:00Z" w16du:dateUtc="2026-06-09T14:29:00Z">
        <w:r w:rsidRPr="002C2657" w:rsidDel="00F114C4">
          <w:delText xml:space="preserve">novel </w:delText>
        </w:r>
      </w:del>
      <w:ins w:id="90" w:author="Xiaomin OUYANG" w:date="2026-06-09T22:29:00Z" w16du:dateUtc="2026-06-09T14:29:00Z">
        <w:r w:rsidR="00F114C4">
          <w:t>new</w:t>
        </w:r>
        <w:r w:rsidR="00F114C4" w:rsidRPr="002C2657">
          <w:t xml:space="preserve"> </w:t>
        </w:r>
      </w:ins>
      <w:r w:rsidRPr="002C2657">
        <w:t xml:space="preserve">ones. HARTH and VTT-ConIoT contain motions with </w:t>
      </w:r>
      <w:commentRangeStart w:id="91"/>
      <w:r w:rsidRPr="002C2657">
        <w:t>no training analog</w:t>
      </w:r>
      <w:commentRangeEnd w:id="91"/>
      <w:r w:rsidR="003E662D">
        <w:rPr>
          <w:rStyle w:val="CommentReference"/>
        </w:rPr>
        <w:commentReference w:id="91"/>
      </w:r>
      <w:r w:rsidRPr="002C2657">
        <w:t xml:space="preserve">, where every </w:t>
      </w:r>
      <w:del w:id="92" w:author="Xiaomin OUYANG" w:date="2026-06-09T22:30:00Z" w16du:dateUtc="2026-06-09T14:30:00Z">
        <w:r w:rsidRPr="002C2657" w:rsidDel="00813087">
          <w:delText xml:space="preserve">embedding </w:delText>
        </w:r>
      </w:del>
      <w:ins w:id="93" w:author="Xiaomin OUYANG" w:date="2026-06-09T22:30:00Z" w16du:dateUtc="2026-06-09T14:30:00Z">
        <w:r w:rsidR="00813087">
          <w:t>baseline</w:t>
        </w:r>
        <w:r w:rsidR="00813087" w:rsidRPr="002C2657">
          <w:t xml:space="preserve"> </w:t>
        </w:r>
      </w:ins>
      <w:r w:rsidRPr="002C2657">
        <w:t>model scores under 3% (Table#5)</w:t>
      </w:r>
      <w:ins w:id="94" w:author="Xiaomin OUYANG" w:date="2026-06-09T22:30:00Z" w16du:dateUtc="2026-06-09T14:30:00Z">
        <w:r w:rsidR="00671B8B">
          <w:t>.</w:t>
        </w:r>
      </w:ins>
      <w:del w:id="95" w:author="Xiaomin OUYANG" w:date="2026-06-09T22:30:00Z" w16du:dateUtc="2026-06-09T14:30:00Z">
        <w:r w:rsidRPr="002C2657" w:rsidDel="00671B8B">
          <w:delText>;</w:delText>
        </w:r>
      </w:del>
      <w:r w:rsidRPr="002C2657">
        <w:t xml:space="preserve"> </w:t>
      </w:r>
      <w:ins w:id="96" w:author="Xiaomin OUYANG" w:date="2026-06-09T22:30:00Z" w16du:dateUtc="2026-06-09T14:30:00Z">
        <w:r w:rsidR="00671B8B">
          <w:t>A</w:t>
        </w:r>
      </w:ins>
      <w:del w:id="97" w:author="Xiaomin OUYANG" w:date="2026-06-09T22:30:00Z" w16du:dateUtc="2026-06-09T14:30:00Z">
        <w:r w:rsidRPr="002C2657" w:rsidDel="00671B8B">
          <w:delText>a</w:delText>
        </w:r>
      </w:del>
      <w:r w:rsidRPr="002C2657">
        <w:t xml:space="preserve">t our data scale this gap is expected, not specific to HALO. </w:t>
      </w:r>
      <w:del w:id="98" w:author="Xiaomin OUYANG" w:date="2026-06-09T22:30:00Z" w16du:dateUtc="2026-06-09T14:30:00Z">
        <w:r w:rsidRPr="002C2657" w:rsidDel="002A6CB0">
          <w:delText xml:space="preserve">And </w:delText>
        </w:r>
      </w:del>
      <w:ins w:id="99" w:author="Xiaomin OUYANG" w:date="2026-06-09T22:30:00Z" w16du:dateUtc="2026-06-09T14:30:00Z">
        <w:r w:rsidR="002A6CB0">
          <w:t>Moreover,</w:t>
        </w:r>
        <w:r w:rsidR="002A6CB0" w:rsidRPr="002C2657">
          <w:t xml:space="preserve"> </w:t>
        </w:r>
      </w:ins>
      <w:r w:rsidRPr="002C2657">
        <w:t xml:space="preserve">HALO is not stuck there: with 10% of labels it </w:t>
      </w:r>
      <w:del w:id="100" w:author="Xiaomin OUYANG" w:date="2026-06-09T22:30:00Z" w16du:dateUtc="2026-06-09T14:30:00Z">
        <w:r w:rsidRPr="002C2657" w:rsidDel="00455A83">
          <w:delText xml:space="preserve">beats </w:delText>
        </w:r>
      </w:del>
      <w:ins w:id="101" w:author="Xiaomin OUYANG" w:date="2026-06-09T22:30:00Z" w16du:dateUtc="2026-06-09T14:30:00Z">
        <w:r w:rsidR="00455A83">
          <w:t>outperforms</w:t>
        </w:r>
        <w:r w:rsidR="00455A83" w:rsidRPr="002C2657">
          <w:t xml:space="preserve"> </w:t>
        </w:r>
        <w:r w:rsidR="008B40AF">
          <w:t xml:space="preserve">best baseline </w:t>
        </w:r>
      </w:ins>
      <w:r w:rsidRPr="002C2657">
        <w:t>CrossHAR (78.3 vs 71.9%).</w:t>
      </w:r>
    </w:p>
    <w:p w14:paraId="48437783" w14:textId="77777777" w:rsidR="00255177" w:rsidRPr="002C2657" w:rsidRDefault="00255177" w:rsidP="00255177">
      <w:r w:rsidRPr="002C2657">
        <w:rPr>
          <w:b/>
          <w:bCs/>
        </w:rPr>
        <w:t>+ Would a bigger model help?(Review#D):</w:t>
      </w:r>
    </w:p>
    <w:p w14:paraId="5F4CCA22" w14:textId="7EFAE5F5" w:rsidR="00255177" w:rsidRPr="002C2657" w:rsidRDefault="00255177" w:rsidP="00255177">
      <w:r w:rsidRPr="002C2657">
        <w:t xml:space="preserve">− </w:t>
      </w:r>
      <w:ins w:id="102" w:author="Xiaomin OUYANG" w:date="2026-06-09T22:35:00Z">
        <w:r w:rsidR="004039E8" w:rsidRPr="004039E8">
          <w:t xml:space="preserve">No. IMU data lacks the scale of image data—our corpus is small. Handling sensing heterogeneity requires many small, diverse datasets (within one dataset, channels and labels barely vary). Table #8 shows </w:t>
        </w:r>
      </w:ins>
      <w:ins w:id="103" w:author="Xiaomin OUYANG" w:date="2026-06-09T22:35:00Z" w16du:dateUtc="2026-06-09T14:35:00Z">
        <w:r w:rsidR="00D433A2">
          <w:t>the scalability evaluation, where</w:t>
        </w:r>
      </w:ins>
      <w:ins w:id="104" w:author="Xiaomin OUYANG" w:date="2026-06-09T22:35:00Z">
        <w:r w:rsidR="004039E8" w:rsidRPr="004039E8">
          <w:t xml:space="preserve"> ~35M parameters is the sweet spot; beyond that, the model overfits (</w:t>
        </w:r>
        <w:r w:rsidR="004039E8" w:rsidRPr="004039E8">
          <w:noBreakHyphen/>
          <w:t>8.2 pp ZS</w:t>
        </w:r>
        <w:r w:rsidR="004039E8" w:rsidRPr="004039E8">
          <w:noBreakHyphen/>
          <w:t xml:space="preserve">O), yet 35M still beats the 341M MOMENT by 13.7 pp. For deployment, an IMU foundation model should </w:t>
        </w:r>
      </w:ins>
      <w:ins w:id="105" w:author="Xiaomin OUYANG" w:date="2026-06-09T22:35:00Z" w16du:dateUtc="2026-06-09T14:35:00Z">
        <w:r w:rsidR="004039E8">
          <w:t xml:space="preserve">also </w:t>
        </w:r>
      </w:ins>
      <w:ins w:id="106" w:author="Xiaomin OUYANG" w:date="2026-06-09T22:35:00Z">
        <w:r w:rsidR="004039E8" w:rsidRPr="004039E8">
          <w:t>not be too large.</w:t>
        </w:r>
      </w:ins>
      <w:del w:id="107" w:author="Xiaomin OUYANG" w:date="2026-06-09T22:34:00Z" w16du:dateUtc="2026-06-09T14:34:00Z">
        <w:r w:rsidRPr="002C2657" w:rsidDel="00C96227">
          <w:delText>No. Our corpus is small</w:delText>
        </w:r>
      </w:del>
      <w:del w:id="108" w:author="Xiaomin OUYANG" w:date="2026-06-09T22:32:00Z" w16du:dateUtc="2026-06-09T14:32:00Z">
        <w:r w:rsidRPr="002C2657" w:rsidDel="00C96227">
          <w:delText>;</w:delText>
        </w:r>
      </w:del>
      <w:del w:id="109" w:author="Xiaomin OUYANG" w:date="2026-06-09T22:34:00Z" w16du:dateUtc="2026-06-09T14:34:00Z">
        <w:r w:rsidRPr="002C2657" w:rsidDel="00C96227">
          <w:delText xml:space="preserve"> heterogeneity </w:delText>
        </w:r>
      </w:del>
      <w:del w:id="110" w:author="Xiaomin OUYANG" w:date="2026-06-09T22:32:00Z" w16du:dateUtc="2026-06-09T14:32:00Z">
        <w:r w:rsidRPr="002C2657" w:rsidDel="00C96227">
          <w:delText xml:space="preserve">comes from </w:delText>
        </w:r>
      </w:del>
      <w:del w:id="111" w:author="Xiaomin OUYANG" w:date="2026-06-09T22:34:00Z" w16du:dateUtc="2026-06-09T14:34:00Z">
        <w:r w:rsidRPr="002C2657" w:rsidDel="00C96227">
          <w:delText>many small, diverse datasets, not a few big ones (within one dataset, channels and labels barely vary). For that data ~35M is the sweet spot; beyond it the model overfits, losing 8.2 pp ZS-O (Table#8) — yet 35M still beats the 341M MOMENT by 13.7 pp (Table#3).</w:delText>
        </w:r>
      </w:del>
    </w:p>
    <w:p w14:paraId="5C807CE0" w14:textId="77777777" w:rsidR="00255177" w:rsidRDefault="00255177" w:rsidP="002C2657"/>
    <w:p w14:paraId="30D42C9C" w14:textId="2105951A" w:rsidR="00734DA4" w:rsidRPr="002C2657" w:rsidRDefault="00734DA4" w:rsidP="002C2657">
      <w:r>
        <w:t>Other design rational</w:t>
      </w:r>
    </w:p>
    <w:p w14:paraId="6F6FD6AE" w14:textId="0FA5F058" w:rsidR="002C2657" w:rsidRPr="002C2657" w:rsidDel="00C23205" w:rsidRDefault="002C2657" w:rsidP="002C2657">
      <w:pPr>
        <w:rPr>
          <w:del w:id="112" w:author="Xiaomin OUYANG" w:date="2026-06-09T22:35:00Z" w16du:dateUtc="2026-06-09T14:35:00Z"/>
        </w:rPr>
      </w:pPr>
      <w:r w:rsidRPr="002C2657">
        <w:rPr>
          <w:b/>
          <w:bCs/>
        </w:rPr>
        <w:t>+ Do the queue's hard targets conflict with the soft targets?(Review#A):</w:t>
      </w:r>
      <w:ins w:id="113" w:author="Xiaomin OUYANG" w:date="2026-06-09T22:35:00Z" w16du:dateUtc="2026-06-09T14:35:00Z">
        <w:r w:rsidR="00C23205">
          <w:t xml:space="preserve"> </w:t>
        </w:r>
      </w:ins>
    </w:p>
    <w:p w14:paraId="308BD310" w14:textId="77777777" w:rsidR="002C2657" w:rsidRPr="002C2657" w:rsidRDefault="002C2657" w:rsidP="002C2657">
      <w:del w:id="114" w:author="Xiaomin OUYANG" w:date="2026-06-09T22:35:00Z" w16du:dateUtc="2026-06-09T14:35:00Z">
        <w:r w:rsidRPr="002C2657" w:rsidDel="00C23205">
          <w:delText xml:space="preserve">− </w:delText>
        </w:r>
      </w:del>
      <w:r w:rsidRPr="002C2657">
        <w:t>No. The FIFO queue holds stale embeddings from past steps; we treat them as hard negatives to stabilize training (Section#5.2.2).</w:t>
      </w:r>
    </w:p>
    <w:p w14:paraId="7F2CDE68" w14:textId="74E5D947" w:rsidR="002C2657" w:rsidDel="00016392" w:rsidRDefault="002C2657" w:rsidP="00016392">
      <w:pPr>
        <w:rPr>
          <w:del w:id="115" w:author="Xiaomin OUYANG" w:date="2026-06-09T22:36:00Z" w16du:dateUtc="2026-06-09T14:36:00Z"/>
        </w:rPr>
      </w:pPr>
      <w:r w:rsidRPr="002C2657">
        <w:rPr>
          <w:b/>
          <w:bCs/>
        </w:rPr>
        <w:t>+ Why language alignment instead of post-processing the labels?(Review#D):</w:t>
      </w:r>
      <w:ins w:id="116" w:author="Xiaomin OUYANG" w:date="2026-06-09T22:36:00Z" w16du:dateUtc="2026-06-09T14:36:00Z">
        <w:r w:rsidR="00414B8F">
          <w:rPr>
            <w:b/>
            <w:bCs/>
          </w:rPr>
          <w:t xml:space="preserve"> </w:t>
        </w:r>
      </w:ins>
      <w:ins w:id="117" w:author="Xiaomin OUYANG" w:date="2026-06-09T22:38:00Z" w16du:dateUtc="2026-06-09T14:38:00Z">
        <w:r w:rsidR="00016392" w:rsidRPr="00016392">
          <w:t xml:space="preserve">HALO internally </w:t>
        </w:r>
        <w:r w:rsidR="00EE57B7">
          <w:rPr>
            <w:lang w:val="en-US"/>
          </w:rPr>
          <w:t xml:space="preserve">does it, by </w:t>
        </w:r>
        <w:r w:rsidR="00016392" w:rsidRPr="00016392">
          <w:t>map</w:t>
        </w:r>
        <w:r w:rsidR="00EE57B7">
          <w:t>ping</w:t>
        </w:r>
        <w:r w:rsidR="00016392" w:rsidRPr="00016392">
          <w:t xml:space="preserve"> a new label to a known one via nearest-neighbor retrieval in </w:t>
        </w:r>
        <w:r w:rsidR="00016392" w:rsidRPr="00016392">
          <w:lastRenderedPageBreak/>
          <w:t>language space. This allows it to handle unseen labels at runtime and support further training—with no lookup table needed.</w:t>
        </w:r>
      </w:ins>
    </w:p>
    <w:p w14:paraId="3C73ADC6" w14:textId="77777777" w:rsidR="00016392" w:rsidRPr="002C2657" w:rsidRDefault="00016392" w:rsidP="00016392">
      <w:pPr>
        <w:rPr>
          <w:ins w:id="118" w:author="Xiaomin OUYANG" w:date="2026-06-09T22:38:00Z" w16du:dateUtc="2026-06-09T14:38:00Z"/>
          <w:rFonts w:hint="eastAsia"/>
        </w:rPr>
      </w:pPr>
    </w:p>
    <w:p w14:paraId="775D3490" w14:textId="2E5ECDBB" w:rsidR="002C2657" w:rsidRPr="002C2657" w:rsidDel="00016392" w:rsidRDefault="002C2657" w:rsidP="00016392">
      <w:pPr>
        <w:rPr>
          <w:del w:id="119" w:author="Xiaomin OUYANG" w:date="2026-06-09T22:38:00Z" w16du:dateUtc="2026-06-09T14:38:00Z"/>
        </w:rPr>
      </w:pPr>
      <w:del w:id="120" w:author="Xiaomin OUYANG" w:date="2026-06-09T22:36:00Z" w16du:dateUtc="2026-06-09T14:36:00Z">
        <w:r w:rsidRPr="002C2657" w:rsidDel="00414B8F">
          <w:delText>− Automating that post-processing — mapping a new label to a known one — is exactly nearest-neighbor retrieval in language space, which HALO does internally. Built in</w:delText>
        </w:r>
      </w:del>
      <w:del w:id="121" w:author="Xiaomin OUYANG" w:date="2026-06-09T22:38:00Z" w16du:dateUtc="2026-06-09T14:38:00Z">
        <w:r w:rsidRPr="002C2657" w:rsidDel="00016392">
          <w:delText>, it accepts runtime-unseen labels and further training, with no lookup table to maintain.</w:delText>
        </w:r>
      </w:del>
    </w:p>
    <w:p w14:paraId="4DB67105" w14:textId="77777777" w:rsidR="002C2657" w:rsidRPr="002C2657" w:rsidRDefault="002C2657" w:rsidP="00016392">
      <w:r w:rsidRPr="002C2657">
        <w:rPr>
          <w:b/>
          <w:bCs/>
        </w:rPr>
        <w:t>+ Why work in language space when kinematically similar recordings aren't neighbors there?(Review#D):</w:t>
      </w:r>
    </w:p>
    <w:p w14:paraId="0D8ABB88" w14:textId="3F08E02A" w:rsidR="00C839E4" w:rsidRDefault="002C2657">
      <w:r w:rsidRPr="002C2657">
        <w:t xml:space="preserve">− We don't rely </w:t>
      </w:r>
      <w:ins w:id="122" w:author="Xiaomin OUYANG" w:date="2026-06-09T22:39:00Z" w16du:dateUtc="2026-06-09T14:39:00Z">
        <w:r w:rsidR="00EE57B7">
          <w:t xml:space="preserve">only </w:t>
        </w:r>
      </w:ins>
      <w:r w:rsidRPr="002C2657">
        <w:t xml:space="preserve">on that. HALO encodes in sensor space and only projects to language for </w:t>
      </w:r>
      <w:ins w:id="123" w:author="Xiaomin OUYANG" w:date="2026-06-09T22:39:00Z" w16du:dateUtc="2026-06-09T14:39:00Z">
        <w:r w:rsidR="00A455D0">
          <w:t>downstream recognitio</w:t>
        </w:r>
        <w:r w:rsidR="00BF183E">
          <w:t>n</w:t>
        </w:r>
      </w:ins>
      <w:del w:id="124" w:author="Xiaomin OUYANG" w:date="2026-06-09T22:39:00Z" w16du:dateUtc="2026-06-09T14:39:00Z">
        <w:r w:rsidRPr="002C2657" w:rsidDel="00A455D0">
          <w:delText>classification</w:delText>
        </w:r>
      </w:del>
      <w:r w:rsidRPr="002C2657">
        <w:t>; the encoding stays organized by motion — kinematically similar activities cluster (76.7% NN, Figure#6).</w:t>
      </w:r>
    </w:p>
    <w:sectPr w:rsidR="00C83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6" w:author="Xiaomin OUYANG" w:date="2026-06-09T21:36:00Z" w:initials="XO">
    <w:p w14:paraId="7B0FB051" w14:textId="77777777" w:rsidR="00096E7D" w:rsidRDefault="00096E7D" w:rsidP="00096E7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is metric is not intuitive enough, accuracy would be better</w:t>
      </w:r>
    </w:p>
  </w:comment>
  <w:comment w:id="66" w:author="Xiaomin OUYANG" w:date="2026-06-09T21:44:00Z" w:initials="XO">
    <w:p w14:paraId="76ECF5F4" w14:textId="77777777" w:rsidR="00F20851" w:rsidRDefault="00F20851" w:rsidP="00F2085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may point out specific if we have space</w:t>
      </w:r>
    </w:p>
  </w:comment>
  <w:comment w:id="91" w:author="Xiaomin OUYANG" w:date="2026-06-09T22:29:00Z" w:initials="XO">
    <w:p w14:paraId="25005031" w14:textId="77777777" w:rsidR="003E662D" w:rsidRDefault="003E662D" w:rsidP="003E662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not clear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B0FB051" w15:done="0"/>
  <w15:commentEx w15:paraId="76ECF5F4" w15:done="0"/>
  <w15:commentEx w15:paraId="250050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9E124A" w16cex:dateUtc="2026-06-09T13:36:00Z"/>
  <w16cex:commentExtensible w16cex:durableId="3AA5AF1B" w16cex:dateUtc="2026-06-09T13:44:00Z"/>
  <w16cex:commentExtensible w16cex:durableId="7E6BBC53" w16cex:dateUtc="2026-06-09T14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B0FB051" w16cid:durableId="269E124A"/>
  <w16cid:commentId w16cid:paraId="76ECF5F4" w16cid:durableId="3AA5AF1B"/>
  <w16cid:commentId w16cid:paraId="25005031" w16cid:durableId="7E6BBC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Xiaomin OUYANG">
    <w15:presenceInfo w15:providerId="Windows Live" w15:userId="bfdbe58c684f0a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57"/>
    <w:rsid w:val="00015106"/>
    <w:rsid w:val="00016392"/>
    <w:rsid w:val="00096E7D"/>
    <w:rsid w:val="000B673E"/>
    <w:rsid w:val="001549CE"/>
    <w:rsid w:val="0020482C"/>
    <w:rsid w:val="00233239"/>
    <w:rsid w:val="002540BC"/>
    <w:rsid w:val="00255177"/>
    <w:rsid w:val="002A6CB0"/>
    <w:rsid w:val="002A6F55"/>
    <w:rsid w:val="002C2657"/>
    <w:rsid w:val="002C3B91"/>
    <w:rsid w:val="002D0E8F"/>
    <w:rsid w:val="00306486"/>
    <w:rsid w:val="003324E4"/>
    <w:rsid w:val="00372058"/>
    <w:rsid w:val="003B23EB"/>
    <w:rsid w:val="003E662D"/>
    <w:rsid w:val="004039E8"/>
    <w:rsid w:val="00414B8F"/>
    <w:rsid w:val="00455A83"/>
    <w:rsid w:val="004C7F11"/>
    <w:rsid w:val="004F2E81"/>
    <w:rsid w:val="004F5451"/>
    <w:rsid w:val="00573B2B"/>
    <w:rsid w:val="005D44A5"/>
    <w:rsid w:val="006360C1"/>
    <w:rsid w:val="00671B8B"/>
    <w:rsid w:val="0067773A"/>
    <w:rsid w:val="00734DA4"/>
    <w:rsid w:val="00743959"/>
    <w:rsid w:val="0075569E"/>
    <w:rsid w:val="007A455F"/>
    <w:rsid w:val="00813087"/>
    <w:rsid w:val="00825793"/>
    <w:rsid w:val="00876652"/>
    <w:rsid w:val="008B40AF"/>
    <w:rsid w:val="009145E5"/>
    <w:rsid w:val="009216AB"/>
    <w:rsid w:val="009A199D"/>
    <w:rsid w:val="009C3974"/>
    <w:rsid w:val="00A24C71"/>
    <w:rsid w:val="00A30FC5"/>
    <w:rsid w:val="00A455D0"/>
    <w:rsid w:val="00A67424"/>
    <w:rsid w:val="00A71A32"/>
    <w:rsid w:val="00A7530B"/>
    <w:rsid w:val="00AB38B1"/>
    <w:rsid w:val="00AD203A"/>
    <w:rsid w:val="00AE0644"/>
    <w:rsid w:val="00AF6048"/>
    <w:rsid w:val="00B07F1F"/>
    <w:rsid w:val="00B70F84"/>
    <w:rsid w:val="00B971B4"/>
    <w:rsid w:val="00BB0BB6"/>
    <w:rsid w:val="00BC1BAF"/>
    <w:rsid w:val="00BC2553"/>
    <w:rsid w:val="00BF183E"/>
    <w:rsid w:val="00C23205"/>
    <w:rsid w:val="00C7696A"/>
    <w:rsid w:val="00C839E4"/>
    <w:rsid w:val="00C96227"/>
    <w:rsid w:val="00CB63FD"/>
    <w:rsid w:val="00D433A2"/>
    <w:rsid w:val="00D56605"/>
    <w:rsid w:val="00D719FD"/>
    <w:rsid w:val="00DB3A99"/>
    <w:rsid w:val="00DD2FE7"/>
    <w:rsid w:val="00DF5B32"/>
    <w:rsid w:val="00E366C9"/>
    <w:rsid w:val="00EE57B7"/>
    <w:rsid w:val="00F114C4"/>
    <w:rsid w:val="00F20851"/>
    <w:rsid w:val="00F243C7"/>
    <w:rsid w:val="00F50695"/>
    <w:rsid w:val="00F63665"/>
    <w:rsid w:val="00F93F44"/>
    <w:rsid w:val="00FC4D54"/>
    <w:rsid w:val="00F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6884A"/>
  <w15:chartTrackingRefBased/>
  <w15:docId w15:val="{D3044050-3643-8C4D-949C-88A6AE6A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57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43959"/>
  </w:style>
  <w:style w:type="character" w:styleId="CommentReference">
    <w:name w:val="annotation reference"/>
    <w:basedOn w:val="DefaultParagraphFont"/>
    <w:uiPriority w:val="99"/>
    <w:semiHidden/>
    <w:unhideWhenUsed/>
    <w:rsid w:val="00096E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6E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6E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6E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6E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5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Xiaomin OUYANG</dc:creator>
  <cp:keywords/>
  <dc:description/>
  <cp:lastModifiedBy>Xiaomin OUYANG</cp:lastModifiedBy>
  <cp:revision>336</cp:revision>
  <dcterms:created xsi:type="dcterms:W3CDTF">2026-06-09T09:10:00Z</dcterms:created>
  <dcterms:modified xsi:type="dcterms:W3CDTF">2026-06-09T14:39:00Z</dcterms:modified>
</cp:coreProperties>
</file>